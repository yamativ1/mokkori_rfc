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D7304" w14:textId="0E95A714" w:rsidR="008D27D5" w:rsidRDefault="008D27D5" w:rsidP="006C6419">
      <w:pPr>
        <w:spacing w:after="0" w:line="180" w:lineRule="auto"/>
        <w:rPr>
          <w:ins w:id="0" w:author="Komori, Takahito" w:date="2024-10-09T16:48:00Z" w16du:dateUtc="2024-10-09T23:48:00Z"/>
          <w:rFonts w:hint="eastAsia"/>
          <w:color w:val="FF0000"/>
          <w:sz w:val="21"/>
          <w:szCs w:val="22"/>
        </w:rPr>
      </w:pPr>
      <w:ins w:id="1" w:author="Komori, Takahito" w:date="2024-10-09T16:48:00Z" w16du:dateUtc="2024-10-09T23:48:00Z">
        <w:r>
          <w:rPr>
            <w:rFonts w:hint="eastAsia"/>
            <w:color w:val="FF0000"/>
            <w:sz w:val="21"/>
            <w:szCs w:val="22"/>
          </w:rPr>
          <w:t>（</w:t>
        </w:r>
      </w:ins>
      <w:ins w:id="2" w:author="Komori, Takahito" w:date="2024-10-11T05:05:00Z" w16du:dateUtc="2024-10-11T12:05:00Z">
        <w:r w:rsidR="0088752D">
          <w:rPr>
            <w:rFonts w:hint="eastAsia"/>
            <w:color w:val="FF0000"/>
            <w:sz w:val="21"/>
            <w:szCs w:val="22"/>
          </w:rPr>
          <w:t>コメント</w:t>
        </w:r>
      </w:ins>
      <w:ins w:id="3" w:author="Komori, Takahito" w:date="2024-10-09T16:48:00Z" w16du:dateUtc="2024-10-09T23:48:00Z">
        <w:r>
          <w:rPr>
            <w:rFonts w:hint="eastAsia"/>
            <w:color w:val="FF0000"/>
            <w:sz w:val="21"/>
            <w:szCs w:val="22"/>
          </w:rPr>
          <w:t>）</w:t>
        </w:r>
      </w:ins>
    </w:p>
    <w:p w14:paraId="2B26F626" w14:textId="2BD89FF6" w:rsidR="00E372C7" w:rsidRDefault="00393375" w:rsidP="006C6419">
      <w:pPr>
        <w:spacing w:after="0" w:line="180" w:lineRule="auto"/>
        <w:rPr>
          <w:ins w:id="4" w:author="Komori, Takahito" w:date="2024-10-09T15:09:00Z" w16du:dateUtc="2024-10-09T22:09:00Z"/>
          <w:color w:val="FF0000"/>
          <w:sz w:val="21"/>
          <w:szCs w:val="22"/>
        </w:rPr>
      </w:pPr>
      <w:ins w:id="5" w:author="Komori, Takahito" w:date="2024-10-09T15:30:00Z" w16du:dateUtc="2024-10-09T22:30:00Z">
        <w:r>
          <w:rPr>
            <w:rFonts w:hint="eastAsia"/>
            <w:color w:val="FF0000"/>
            <w:sz w:val="21"/>
            <w:szCs w:val="22"/>
          </w:rPr>
          <w:t>学生時代頑張ったことを書くときは</w:t>
        </w:r>
      </w:ins>
      <w:ins w:id="6" w:author="Komori, Takahito" w:date="2024-10-09T15:19:00Z" w16du:dateUtc="2024-10-09T22:19:00Z">
        <w:r w:rsidR="00523A98">
          <w:rPr>
            <w:rFonts w:hint="eastAsia"/>
            <w:color w:val="FF0000"/>
            <w:sz w:val="21"/>
            <w:szCs w:val="22"/>
          </w:rPr>
          <w:t>基本的に</w:t>
        </w:r>
      </w:ins>
      <w:ins w:id="7" w:author="Komori, Takahito" w:date="2024-10-09T15:09:00Z" w16du:dateUtc="2024-10-09T22:09:00Z">
        <w:r w:rsidR="00E372C7">
          <w:rPr>
            <w:rFonts w:hint="eastAsia"/>
            <w:color w:val="FF0000"/>
            <w:sz w:val="21"/>
            <w:szCs w:val="22"/>
          </w:rPr>
          <w:t>以下を意識。</w:t>
        </w:r>
      </w:ins>
    </w:p>
    <w:p w14:paraId="1B5D33F5" w14:textId="7AB83EE4" w:rsidR="00FC0FF4" w:rsidRPr="00FC0FF4" w:rsidRDefault="00E372C7" w:rsidP="00FC0FF4">
      <w:pPr>
        <w:pStyle w:val="ListParagraph"/>
        <w:numPr>
          <w:ilvl w:val="0"/>
          <w:numId w:val="1"/>
        </w:numPr>
        <w:spacing w:after="0" w:line="180" w:lineRule="auto"/>
        <w:rPr>
          <w:ins w:id="8" w:author="Komori, Takahito" w:date="2024-10-09T15:38:00Z" w16du:dateUtc="2024-10-09T22:38:00Z"/>
          <w:color w:val="FF0000"/>
          <w:sz w:val="21"/>
          <w:szCs w:val="22"/>
          <w:rPrChange w:id="9" w:author="Komori, Takahito" w:date="2024-10-09T15:41:00Z" w16du:dateUtc="2024-10-09T22:41:00Z">
            <w:rPr>
              <w:ins w:id="10" w:author="Komori, Takahito" w:date="2024-10-09T15:38:00Z" w16du:dateUtc="2024-10-09T22:38:00Z"/>
            </w:rPr>
          </w:rPrChange>
        </w:rPr>
        <w:pPrChange w:id="11" w:author="Komori, Takahito" w:date="2024-10-09T15:41:00Z" w16du:dateUtc="2024-10-09T22:41:00Z">
          <w:pPr>
            <w:pStyle w:val="ListParagraph"/>
            <w:numPr>
              <w:numId w:val="1"/>
            </w:numPr>
            <w:tabs>
              <w:tab w:val="num" w:pos="680"/>
            </w:tabs>
            <w:spacing w:after="0" w:line="180" w:lineRule="auto"/>
            <w:ind w:left="680" w:hanging="340"/>
          </w:pPr>
        </w:pPrChange>
      </w:pPr>
      <w:ins w:id="12" w:author="Komori, Takahito" w:date="2024-10-09T15:13:00Z" w16du:dateUtc="2024-10-09T22:13:00Z">
        <w:r>
          <w:rPr>
            <w:rFonts w:hint="eastAsia"/>
            <w:color w:val="FF0000"/>
            <w:sz w:val="21"/>
            <w:szCs w:val="22"/>
          </w:rPr>
          <w:t>簡潔かつ具体的に書く</w:t>
        </w:r>
      </w:ins>
    </w:p>
    <w:p w14:paraId="2B5002AF" w14:textId="53F38A34" w:rsidR="00FC0FF4" w:rsidRPr="00FC0FF4" w:rsidRDefault="00E372C7" w:rsidP="00FC0FF4">
      <w:pPr>
        <w:pStyle w:val="ListParagraph"/>
        <w:numPr>
          <w:ilvl w:val="0"/>
          <w:numId w:val="1"/>
        </w:numPr>
        <w:tabs>
          <w:tab w:val="clear" w:pos="340"/>
          <w:tab w:val="num" w:pos="680"/>
        </w:tabs>
        <w:spacing w:after="0" w:line="180" w:lineRule="auto"/>
        <w:ind w:left="680"/>
        <w:rPr>
          <w:ins w:id="13" w:author="Komori, Takahito" w:date="2024-10-09T15:14:00Z" w16du:dateUtc="2024-10-09T22:14:00Z"/>
          <w:color w:val="FF0000"/>
          <w:sz w:val="21"/>
          <w:szCs w:val="22"/>
          <w:rPrChange w:id="14" w:author="Komori, Takahito" w:date="2024-10-09T15:41:00Z" w16du:dateUtc="2024-10-09T22:41:00Z">
            <w:rPr>
              <w:ins w:id="15" w:author="Komori, Takahito" w:date="2024-10-09T15:14:00Z" w16du:dateUtc="2024-10-09T22:14:00Z"/>
            </w:rPr>
          </w:rPrChange>
        </w:rPr>
      </w:pPr>
      <w:ins w:id="16" w:author="Komori, Takahito" w:date="2024-10-09T15:13:00Z" w16du:dateUtc="2024-10-09T22:13:00Z">
        <w:r>
          <w:rPr>
            <w:rFonts w:hint="eastAsia"/>
            <w:color w:val="FF0000"/>
            <w:sz w:val="21"/>
            <w:szCs w:val="22"/>
          </w:rPr>
          <w:t>自分がいつどのような状況で何をしたのか、固有名詞を使って書く</w:t>
        </w:r>
      </w:ins>
      <w:ins w:id="17" w:author="Komori, Takahito" w:date="2024-10-09T15:14:00Z" w16du:dateUtc="2024-10-09T22:14:00Z">
        <w:r>
          <w:rPr>
            <w:rFonts w:hint="eastAsia"/>
            <w:color w:val="FF0000"/>
            <w:sz w:val="21"/>
            <w:szCs w:val="22"/>
          </w:rPr>
          <w:t>。</w:t>
        </w:r>
      </w:ins>
      <w:ins w:id="18" w:author="Komori, Takahito" w:date="2024-10-09T15:36:00Z" w16du:dateUtc="2024-10-09T22:36:00Z">
        <w:r w:rsidR="00FC0FF4">
          <w:rPr>
            <w:rFonts w:hint="eastAsia"/>
            <w:color w:val="FF0000"/>
            <w:sz w:val="21"/>
            <w:szCs w:val="22"/>
          </w:rPr>
          <w:t>面接者の大半は</w:t>
        </w:r>
      </w:ins>
      <w:ins w:id="19" w:author="Komori, Takahito" w:date="2024-10-09T15:37:00Z" w16du:dateUtc="2024-10-09T22:37:00Z">
        <w:r w:rsidR="00FC0FF4">
          <w:rPr>
            <w:rFonts w:hint="eastAsia"/>
            <w:color w:val="FF0000"/>
            <w:sz w:val="21"/>
            <w:szCs w:val="22"/>
          </w:rPr>
          <w:t>野球を知らない人だと思って書く</w:t>
        </w:r>
      </w:ins>
      <w:ins w:id="20" w:author="Komori, Takahito" w:date="2024-10-09T15:41:00Z" w16du:dateUtc="2024-10-09T22:41:00Z">
        <w:r w:rsidR="00FC0FF4">
          <w:rPr>
            <w:rFonts w:hint="eastAsia"/>
            <w:color w:val="FF0000"/>
            <w:sz w:val="21"/>
            <w:szCs w:val="22"/>
          </w:rPr>
          <w:t>。</w:t>
        </w:r>
      </w:ins>
    </w:p>
    <w:p w14:paraId="0BDC2733" w14:textId="243FFEC6" w:rsidR="00E372C7" w:rsidRDefault="00523A98" w:rsidP="00E372C7">
      <w:pPr>
        <w:pStyle w:val="ListParagraph"/>
        <w:numPr>
          <w:ilvl w:val="0"/>
          <w:numId w:val="1"/>
        </w:numPr>
        <w:spacing w:after="0" w:line="180" w:lineRule="auto"/>
        <w:rPr>
          <w:ins w:id="21" w:author="Komori, Takahito" w:date="2024-10-09T15:25:00Z" w16du:dateUtc="2024-10-09T22:25:00Z"/>
          <w:color w:val="FF0000"/>
          <w:sz w:val="21"/>
          <w:szCs w:val="22"/>
        </w:rPr>
      </w:pPr>
      <w:ins w:id="22" w:author="Komori, Takahito" w:date="2024-10-09T15:18:00Z" w16du:dateUtc="2024-10-09T22:18:00Z">
        <w:r>
          <w:rPr>
            <w:rFonts w:hint="eastAsia"/>
            <w:color w:val="FF0000"/>
            <w:sz w:val="21"/>
            <w:szCs w:val="22"/>
          </w:rPr>
          <w:t>自分のストーリー</w:t>
        </w:r>
      </w:ins>
      <w:ins w:id="23" w:author="Komori, Takahito" w:date="2024-10-09T15:24:00Z" w16du:dateUtc="2024-10-09T22:24:00Z">
        <w:r w:rsidR="00393375">
          <w:rPr>
            <w:rFonts w:hint="eastAsia"/>
            <w:color w:val="FF0000"/>
            <w:sz w:val="21"/>
            <w:szCs w:val="22"/>
          </w:rPr>
          <w:t>によって</w:t>
        </w:r>
      </w:ins>
      <w:ins w:id="24" w:author="Komori, Takahito" w:date="2024-10-09T15:23:00Z" w16du:dateUtc="2024-10-09T22:23:00Z">
        <w:r>
          <w:rPr>
            <w:rFonts w:hint="eastAsia"/>
            <w:color w:val="FF0000"/>
            <w:sz w:val="21"/>
            <w:szCs w:val="22"/>
          </w:rPr>
          <w:t>会社</w:t>
        </w:r>
      </w:ins>
      <w:ins w:id="25" w:author="Komori, Takahito" w:date="2024-10-09T15:25:00Z" w16du:dateUtc="2024-10-09T22:25:00Z">
        <w:r w:rsidR="00393375">
          <w:rPr>
            <w:rFonts w:hint="eastAsia"/>
            <w:color w:val="FF0000"/>
            <w:sz w:val="21"/>
            <w:szCs w:val="22"/>
          </w:rPr>
          <w:t>が</w:t>
        </w:r>
      </w:ins>
      <w:ins w:id="26" w:author="Komori, Takahito" w:date="2024-10-09T15:23:00Z" w16du:dateUtc="2024-10-09T22:23:00Z">
        <w:r>
          <w:rPr>
            <w:rFonts w:hint="eastAsia"/>
            <w:color w:val="FF0000"/>
            <w:sz w:val="21"/>
            <w:szCs w:val="22"/>
          </w:rPr>
          <w:t>すぐる君を</w:t>
        </w:r>
      </w:ins>
      <w:ins w:id="27" w:author="Komori, Takahito" w:date="2024-10-09T15:25:00Z" w16du:dateUtc="2024-10-09T22:25:00Z">
        <w:r w:rsidR="00393375">
          <w:rPr>
            <w:rFonts w:hint="eastAsia"/>
            <w:color w:val="FF0000"/>
            <w:sz w:val="21"/>
            <w:szCs w:val="22"/>
          </w:rPr>
          <w:t>採用する</w:t>
        </w:r>
      </w:ins>
      <w:ins w:id="28" w:author="Komori, Takahito" w:date="2024-10-09T15:24:00Z" w16du:dateUtc="2024-10-09T22:24:00Z">
        <w:r>
          <w:rPr>
            <w:rFonts w:hint="eastAsia"/>
            <w:color w:val="FF0000"/>
            <w:sz w:val="21"/>
            <w:szCs w:val="22"/>
          </w:rPr>
          <w:t>意味</w:t>
        </w:r>
      </w:ins>
      <w:ins w:id="29" w:author="Komori, Takahito" w:date="2024-10-09T15:25:00Z" w16du:dateUtc="2024-10-09T22:25:00Z">
        <w:r w:rsidR="00393375">
          <w:rPr>
            <w:rFonts w:hint="eastAsia"/>
            <w:color w:val="FF0000"/>
            <w:sz w:val="21"/>
            <w:szCs w:val="22"/>
          </w:rPr>
          <w:t>を見出せる</w:t>
        </w:r>
      </w:ins>
      <w:ins w:id="30" w:author="Komori, Takahito" w:date="2024-10-09T15:28:00Z" w16du:dateUtc="2024-10-09T22:28:00Z">
        <w:r w:rsidR="00393375">
          <w:rPr>
            <w:rFonts w:hint="eastAsia"/>
            <w:color w:val="FF0000"/>
            <w:sz w:val="21"/>
            <w:szCs w:val="22"/>
          </w:rPr>
          <w:t>ように書く</w:t>
        </w:r>
      </w:ins>
    </w:p>
    <w:p w14:paraId="5CE7F1CD" w14:textId="282123DA" w:rsidR="00393375" w:rsidRDefault="00393375" w:rsidP="00393375">
      <w:pPr>
        <w:pStyle w:val="ListParagraph"/>
        <w:numPr>
          <w:ilvl w:val="0"/>
          <w:numId w:val="1"/>
        </w:numPr>
        <w:tabs>
          <w:tab w:val="clear" w:pos="340"/>
          <w:tab w:val="num" w:pos="680"/>
        </w:tabs>
        <w:spacing w:after="0" w:line="180" w:lineRule="auto"/>
        <w:ind w:left="680"/>
        <w:rPr>
          <w:ins w:id="31" w:author="Komori, Takahito" w:date="2024-10-09T15:25:00Z" w16du:dateUtc="2024-10-09T22:25:00Z"/>
          <w:color w:val="FF0000"/>
          <w:sz w:val="21"/>
          <w:szCs w:val="22"/>
        </w:rPr>
      </w:pPr>
      <w:ins w:id="32" w:author="Komori, Takahito" w:date="2024-10-09T15:26:00Z" w16du:dateUtc="2024-10-09T22:26:00Z">
        <w:r>
          <w:rPr>
            <w:rFonts w:hint="eastAsia"/>
            <w:color w:val="FF0000"/>
            <w:sz w:val="21"/>
            <w:szCs w:val="22"/>
          </w:rPr>
          <w:t>すぐる君が</w:t>
        </w:r>
      </w:ins>
      <w:ins w:id="33" w:author="Komori, Takahito" w:date="2024-10-09T15:25:00Z" w16du:dateUtc="2024-10-09T22:25:00Z">
        <w:r>
          <w:rPr>
            <w:rFonts w:hint="eastAsia"/>
            <w:color w:val="FF0000"/>
            <w:sz w:val="21"/>
            <w:szCs w:val="22"/>
          </w:rPr>
          <w:t>何をど</w:t>
        </w:r>
      </w:ins>
      <w:ins w:id="34" w:author="Komori, Takahito" w:date="2024-10-09T15:26:00Z" w16du:dateUtc="2024-10-09T22:26:00Z">
        <w:r>
          <w:rPr>
            <w:rFonts w:hint="eastAsia"/>
            <w:color w:val="FF0000"/>
            <w:sz w:val="21"/>
            <w:szCs w:val="22"/>
          </w:rPr>
          <w:t>のように</w:t>
        </w:r>
      </w:ins>
      <w:ins w:id="35" w:author="Komori, Takahito" w:date="2024-10-09T15:25:00Z" w16du:dateUtc="2024-10-09T22:25:00Z">
        <w:r>
          <w:rPr>
            <w:rFonts w:hint="eastAsia"/>
            <w:color w:val="FF0000"/>
            <w:sz w:val="21"/>
            <w:szCs w:val="22"/>
          </w:rPr>
          <w:t>頑張ったから、会社に入っても似たような場面で同じように活躍してくれそうと</w:t>
        </w:r>
      </w:ins>
      <w:ins w:id="36" w:author="Komori, Takahito" w:date="2024-10-09T15:26:00Z" w16du:dateUtc="2024-10-09T22:26:00Z">
        <w:r>
          <w:rPr>
            <w:rFonts w:hint="eastAsia"/>
            <w:color w:val="FF0000"/>
            <w:sz w:val="21"/>
            <w:szCs w:val="22"/>
          </w:rPr>
          <w:t>採用側を</w:t>
        </w:r>
      </w:ins>
      <w:ins w:id="37" w:author="Komori, Takahito" w:date="2024-10-09T15:25:00Z" w16du:dateUtc="2024-10-09T22:25:00Z">
        <w:r>
          <w:rPr>
            <w:rFonts w:hint="eastAsia"/>
            <w:color w:val="FF0000"/>
            <w:sz w:val="21"/>
            <w:szCs w:val="22"/>
          </w:rPr>
          <w:t>思わせ</w:t>
        </w:r>
      </w:ins>
      <w:ins w:id="38" w:author="Komori, Takahito" w:date="2024-10-11T16:29:00Z" w16du:dateUtc="2024-10-11T23:29:00Z">
        <w:r w:rsidR="00392F50">
          <w:rPr>
            <w:rFonts w:hint="eastAsia"/>
            <w:color w:val="FF0000"/>
            <w:sz w:val="21"/>
            <w:szCs w:val="22"/>
          </w:rPr>
          <w:t>られるように書く。</w:t>
        </w:r>
      </w:ins>
    </w:p>
    <w:p w14:paraId="5A91E8F9" w14:textId="6549D61B" w:rsidR="00393375" w:rsidRDefault="00393375" w:rsidP="00393375">
      <w:pPr>
        <w:pStyle w:val="ListParagraph"/>
        <w:numPr>
          <w:ilvl w:val="0"/>
          <w:numId w:val="1"/>
        </w:numPr>
        <w:tabs>
          <w:tab w:val="clear" w:pos="340"/>
          <w:tab w:val="num" w:pos="680"/>
        </w:tabs>
        <w:spacing w:after="0" w:line="180" w:lineRule="auto"/>
        <w:ind w:left="680"/>
        <w:rPr>
          <w:ins w:id="39" w:author="Komori, Takahito" w:date="2024-10-09T15:30:00Z" w16du:dateUtc="2024-10-09T22:30:00Z"/>
          <w:color w:val="FF0000"/>
          <w:sz w:val="21"/>
          <w:szCs w:val="22"/>
        </w:rPr>
      </w:pPr>
      <w:ins w:id="40" w:author="Komori, Takahito" w:date="2024-10-09T15:27:00Z" w16du:dateUtc="2024-10-09T22:27:00Z">
        <w:r>
          <w:rPr>
            <w:rFonts w:hint="eastAsia"/>
            <w:color w:val="FF0000"/>
            <w:sz w:val="21"/>
            <w:szCs w:val="22"/>
          </w:rPr>
          <w:t>会社は</w:t>
        </w:r>
      </w:ins>
      <w:ins w:id="41" w:author="Komori, Takahito" w:date="2024-10-09T15:26:00Z" w16du:dateUtc="2024-10-09T22:26:00Z">
        <w:r>
          <w:rPr>
            <w:rFonts w:hint="eastAsia"/>
            <w:color w:val="FF0000"/>
            <w:sz w:val="21"/>
            <w:szCs w:val="22"/>
          </w:rPr>
          <w:t>なぜ他の一般の学生</w:t>
        </w:r>
      </w:ins>
      <w:ins w:id="42" w:author="Komori, Takahito" w:date="2024-10-09T15:27:00Z" w16du:dateUtc="2024-10-09T22:27:00Z">
        <w:r>
          <w:rPr>
            <w:rFonts w:hint="eastAsia"/>
            <w:color w:val="FF0000"/>
            <w:sz w:val="21"/>
            <w:szCs w:val="22"/>
          </w:rPr>
          <w:t>・体育会生・野球部生ではなくてすぐるくんを採用すべき</w:t>
        </w:r>
      </w:ins>
      <w:ins w:id="43" w:author="Komori, Takahito" w:date="2024-10-09T15:30:00Z" w16du:dateUtc="2024-10-09T22:30:00Z">
        <w:r>
          <w:rPr>
            <w:rFonts w:hint="eastAsia"/>
            <w:color w:val="FF0000"/>
            <w:sz w:val="21"/>
            <w:szCs w:val="22"/>
          </w:rPr>
          <w:t>なのか</w:t>
        </w:r>
      </w:ins>
      <w:ins w:id="44" w:author="Komori, Takahito" w:date="2024-10-11T16:29:00Z" w16du:dateUtc="2024-10-11T23:29:00Z">
        <w:r w:rsidR="00392F50">
          <w:rPr>
            <w:rFonts w:hint="eastAsia"/>
            <w:color w:val="FF0000"/>
            <w:sz w:val="21"/>
            <w:szCs w:val="22"/>
          </w:rPr>
          <w:t>がわかるように書く</w:t>
        </w:r>
      </w:ins>
    </w:p>
    <w:p w14:paraId="19696F15" w14:textId="10A6020D" w:rsidR="00393375" w:rsidRDefault="00A571A6" w:rsidP="00393375">
      <w:pPr>
        <w:pStyle w:val="ListParagraph"/>
        <w:numPr>
          <w:ilvl w:val="0"/>
          <w:numId w:val="1"/>
        </w:numPr>
        <w:spacing w:after="0" w:line="180" w:lineRule="auto"/>
        <w:rPr>
          <w:ins w:id="45" w:author="Komori, Takahito" w:date="2024-10-09T15:46:00Z" w16du:dateUtc="2024-10-09T22:46:00Z"/>
          <w:color w:val="FF0000"/>
          <w:sz w:val="21"/>
          <w:szCs w:val="22"/>
        </w:rPr>
      </w:pPr>
      <w:ins w:id="46" w:author="Komori, Takahito" w:date="2024-10-09T15:46:00Z" w16du:dateUtc="2024-10-09T22:46:00Z">
        <w:r>
          <w:rPr>
            <w:rFonts w:hint="eastAsia"/>
            <w:color w:val="FF0000"/>
            <w:sz w:val="21"/>
            <w:szCs w:val="22"/>
          </w:rPr>
          <w:t>面接で話すことを想定して書く</w:t>
        </w:r>
      </w:ins>
    </w:p>
    <w:p w14:paraId="2B5927E6" w14:textId="301A024F" w:rsidR="00A571A6" w:rsidRPr="00A571A6" w:rsidRDefault="00A571A6" w:rsidP="00A571A6">
      <w:pPr>
        <w:pStyle w:val="ListParagraph"/>
        <w:numPr>
          <w:ilvl w:val="0"/>
          <w:numId w:val="1"/>
        </w:numPr>
        <w:tabs>
          <w:tab w:val="clear" w:pos="340"/>
          <w:tab w:val="num" w:pos="680"/>
        </w:tabs>
        <w:spacing w:after="0" w:line="180" w:lineRule="auto"/>
        <w:ind w:left="680"/>
        <w:rPr>
          <w:ins w:id="47" w:author="Komori, Takahito" w:date="2024-10-09T15:08:00Z" w16du:dateUtc="2024-10-09T22:08:00Z"/>
          <w:rFonts w:hint="eastAsia"/>
          <w:color w:val="FF0000"/>
          <w:sz w:val="21"/>
          <w:szCs w:val="22"/>
          <w:rPrChange w:id="48" w:author="Komori, Takahito" w:date="2024-10-09T15:47:00Z" w16du:dateUtc="2024-10-09T22:47:00Z">
            <w:rPr>
              <w:ins w:id="49" w:author="Komori, Takahito" w:date="2024-10-09T15:08:00Z" w16du:dateUtc="2024-10-09T22:08:00Z"/>
              <w:rFonts w:hint="eastAsia"/>
            </w:rPr>
          </w:rPrChange>
        </w:rPr>
        <w:pPrChange w:id="50" w:author="Komori, Takahito" w:date="2024-10-09T15:47:00Z" w16du:dateUtc="2024-10-09T22:47:00Z">
          <w:pPr>
            <w:spacing w:after="0" w:line="180" w:lineRule="auto"/>
          </w:pPr>
        </w:pPrChange>
      </w:pPr>
      <w:ins w:id="51" w:author="Komori, Takahito" w:date="2024-10-09T15:46:00Z" w16du:dateUtc="2024-10-09T22:46:00Z">
        <w:r>
          <w:rPr>
            <w:rFonts w:hint="eastAsia"/>
            <w:color w:val="FF0000"/>
            <w:sz w:val="21"/>
            <w:szCs w:val="22"/>
          </w:rPr>
          <w:t>最初の方の面接はESベースで質問されることが多い</w:t>
        </w:r>
      </w:ins>
      <w:ins w:id="52" w:author="Komori, Takahito" w:date="2024-10-11T16:29:00Z" w16du:dateUtc="2024-10-11T23:29:00Z">
        <w:r w:rsidR="00392F50">
          <w:rPr>
            <w:rFonts w:hint="eastAsia"/>
            <w:color w:val="FF0000"/>
            <w:sz w:val="21"/>
            <w:szCs w:val="22"/>
          </w:rPr>
          <w:t>ので注意</w:t>
        </w:r>
      </w:ins>
      <w:ins w:id="53" w:author="Komori, Takahito" w:date="2024-10-09T15:46:00Z" w16du:dateUtc="2024-10-09T22:46:00Z">
        <w:r>
          <w:rPr>
            <w:rFonts w:hint="eastAsia"/>
            <w:color w:val="FF0000"/>
            <w:sz w:val="21"/>
            <w:szCs w:val="22"/>
          </w:rPr>
          <w:t>。</w:t>
        </w:r>
      </w:ins>
    </w:p>
    <w:p w14:paraId="1E7435CC" w14:textId="2778660F" w:rsidR="00E372C7" w:rsidRPr="00E372C7" w:rsidRDefault="008D27D5" w:rsidP="006C6419">
      <w:pPr>
        <w:spacing w:after="0" w:line="180" w:lineRule="auto"/>
        <w:rPr>
          <w:ins w:id="54" w:author="Komori, Takahito" w:date="2024-10-09T15:06:00Z" w16du:dateUtc="2024-10-09T22:06:00Z"/>
          <w:rFonts w:hint="eastAsia"/>
          <w:color w:val="FF0000"/>
          <w:sz w:val="21"/>
          <w:szCs w:val="22"/>
          <w:rPrChange w:id="55" w:author="Komori, Takahito" w:date="2024-10-09T15:06:00Z" w16du:dateUtc="2024-10-09T22:06:00Z">
            <w:rPr>
              <w:ins w:id="56" w:author="Komori, Takahito" w:date="2024-10-09T15:06:00Z" w16du:dateUtc="2024-10-09T22:06:00Z"/>
              <w:color w:val="0F9ED5" w:themeColor="accent4"/>
              <w:sz w:val="21"/>
              <w:szCs w:val="22"/>
            </w:rPr>
          </w:rPrChange>
        </w:rPr>
      </w:pPr>
      <w:ins w:id="57" w:author="Komori, Takahito" w:date="2024-10-09T16:48:00Z" w16du:dateUtc="2024-10-09T23:48:00Z">
        <w:r>
          <w:rPr>
            <w:rFonts w:hint="eastAsia"/>
            <w:color w:val="FF0000"/>
            <w:sz w:val="21"/>
            <w:szCs w:val="22"/>
          </w:rPr>
          <w:t>========================================================</w:t>
        </w:r>
      </w:ins>
    </w:p>
    <w:p w14:paraId="6A6DAB16" w14:textId="47EB5BA0" w:rsidR="006C6419" w:rsidRDefault="006C6419" w:rsidP="006C6419">
      <w:pPr>
        <w:spacing w:after="0" w:line="180" w:lineRule="auto"/>
        <w:rPr>
          <w:color w:val="0F9ED5" w:themeColor="accent4"/>
          <w:sz w:val="21"/>
          <w:szCs w:val="22"/>
        </w:rPr>
      </w:pPr>
      <w:r>
        <w:rPr>
          <w:rFonts w:hint="eastAsia"/>
          <w:color w:val="0F9ED5" w:themeColor="accent4"/>
          <w:sz w:val="21"/>
          <w:szCs w:val="22"/>
        </w:rPr>
        <w:t>◎</w:t>
      </w:r>
      <w:r w:rsidRPr="006C6419">
        <w:rPr>
          <w:rFonts w:hint="eastAsia"/>
          <w:color w:val="0F9ED5" w:themeColor="accent4"/>
          <w:sz w:val="21"/>
          <w:szCs w:val="22"/>
        </w:rPr>
        <w:t>あなたの人生で、チームで取り組み、成果を上げた経験について教えてください。</w:t>
      </w:r>
      <w:r>
        <w:rPr>
          <w:rFonts w:hint="eastAsia"/>
          <w:color w:val="0F9ED5" w:themeColor="accent4"/>
          <w:sz w:val="21"/>
          <w:szCs w:val="22"/>
        </w:rPr>
        <w:t>（</w:t>
      </w:r>
      <w:r w:rsidRPr="006C6419">
        <w:rPr>
          <w:rFonts w:hint="eastAsia"/>
          <w:color w:val="0F9ED5" w:themeColor="accent4"/>
          <w:sz w:val="21"/>
          <w:szCs w:val="22"/>
        </w:rPr>
        <w:t>30文字以下</w:t>
      </w:r>
      <w:r>
        <w:rPr>
          <w:rFonts w:hint="eastAsia"/>
          <w:color w:val="0F9ED5" w:themeColor="accent4"/>
          <w:sz w:val="21"/>
          <w:szCs w:val="22"/>
        </w:rPr>
        <w:t>）</w:t>
      </w:r>
    </w:p>
    <w:p w14:paraId="5DF33DDE" w14:textId="38FA0533" w:rsidR="006C6419" w:rsidRPr="006C6419" w:rsidRDefault="006C6419" w:rsidP="00C30012">
      <w:pPr>
        <w:spacing w:after="0" w:line="180" w:lineRule="auto"/>
        <w:rPr>
          <w:sz w:val="21"/>
          <w:szCs w:val="22"/>
        </w:rPr>
      </w:pPr>
      <w:r>
        <w:rPr>
          <w:rFonts w:hint="eastAsia"/>
          <w:sz w:val="21"/>
          <w:szCs w:val="22"/>
        </w:rPr>
        <w:t>・</w:t>
      </w:r>
      <w:commentRangeStart w:id="58"/>
      <w:commentRangeStart w:id="59"/>
      <w:commentRangeStart w:id="60"/>
      <w:r w:rsidR="00C30012">
        <w:rPr>
          <w:rFonts w:hint="eastAsia"/>
          <w:sz w:val="21"/>
          <w:szCs w:val="22"/>
        </w:rPr>
        <w:t>大学野球で日本一を成し遂げた。</w:t>
      </w:r>
      <w:commentRangeEnd w:id="58"/>
      <w:r w:rsidR="009C06B2">
        <w:rPr>
          <w:rStyle w:val="CommentReference"/>
        </w:rPr>
        <w:commentReference w:id="58"/>
      </w:r>
      <w:commentRangeEnd w:id="59"/>
      <w:r w:rsidR="009C06B2">
        <w:rPr>
          <w:rStyle w:val="CommentReference"/>
        </w:rPr>
        <w:commentReference w:id="59"/>
      </w:r>
      <w:commentRangeEnd w:id="60"/>
      <w:r w:rsidR="00645E28">
        <w:rPr>
          <w:rStyle w:val="CommentReference"/>
        </w:rPr>
        <w:commentReference w:id="60"/>
      </w:r>
    </w:p>
    <w:p w14:paraId="0D4F6894" w14:textId="067AA75D" w:rsidR="006C6419" w:rsidRDefault="006C6419" w:rsidP="006C6419">
      <w:pPr>
        <w:spacing w:after="0" w:line="180" w:lineRule="auto"/>
        <w:rPr>
          <w:color w:val="0F9ED5" w:themeColor="accent4"/>
          <w:sz w:val="21"/>
          <w:szCs w:val="22"/>
        </w:rPr>
      </w:pPr>
      <w:r>
        <w:rPr>
          <w:rFonts w:hint="eastAsia"/>
          <w:color w:val="0F9ED5" w:themeColor="accent4"/>
          <w:sz w:val="21"/>
          <w:szCs w:val="22"/>
        </w:rPr>
        <w:t>◎</w:t>
      </w:r>
      <w:r w:rsidRPr="006C6419">
        <w:rPr>
          <w:rFonts w:hint="eastAsia"/>
          <w:color w:val="0F9ED5" w:themeColor="accent4"/>
          <w:sz w:val="21"/>
          <w:szCs w:val="22"/>
        </w:rPr>
        <w:t>その取り組みを行うことになった背景や目的を教えてください。</w:t>
      </w:r>
      <w:r>
        <w:rPr>
          <w:rFonts w:hint="eastAsia"/>
          <w:color w:val="0F9ED5" w:themeColor="accent4"/>
          <w:sz w:val="21"/>
          <w:szCs w:val="22"/>
        </w:rPr>
        <w:t>（</w:t>
      </w:r>
      <w:r w:rsidRPr="006C6419">
        <w:rPr>
          <w:rFonts w:hint="eastAsia"/>
          <w:color w:val="0F9ED5" w:themeColor="accent4"/>
          <w:sz w:val="21"/>
          <w:szCs w:val="22"/>
        </w:rPr>
        <w:t>200文字以下</w:t>
      </w:r>
      <w:r>
        <w:rPr>
          <w:rFonts w:hint="eastAsia"/>
          <w:color w:val="0F9ED5" w:themeColor="accent4"/>
          <w:sz w:val="21"/>
          <w:szCs w:val="22"/>
        </w:rPr>
        <w:t>）</w:t>
      </w:r>
    </w:p>
    <w:p w14:paraId="33B89730" w14:textId="2DBA44AC" w:rsidR="00C30012" w:rsidRDefault="00C30012" w:rsidP="006C6419">
      <w:pPr>
        <w:spacing w:after="0" w:line="180" w:lineRule="auto"/>
        <w:rPr>
          <w:sz w:val="21"/>
          <w:szCs w:val="22"/>
        </w:rPr>
      </w:pPr>
      <w:commentRangeStart w:id="61"/>
      <w:commentRangeStart w:id="62"/>
      <w:commentRangeStart w:id="63"/>
      <w:r>
        <w:rPr>
          <w:rFonts w:hint="eastAsia"/>
          <w:sz w:val="21"/>
          <w:szCs w:val="22"/>
        </w:rPr>
        <w:t>・</w:t>
      </w:r>
      <w:r w:rsidR="006C6419">
        <w:rPr>
          <w:rFonts w:hint="eastAsia"/>
          <w:sz w:val="21"/>
          <w:szCs w:val="22"/>
        </w:rPr>
        <w:t>やるからには一番上の景色が見たかった。</w:t>
      </w:r>
    </w:p>
    <w:p w14:paraId="02EEEBFB" w14:textId="1AEFD0C8" w:rsidR="006C6419" w:rsidRPr="006C6419" w:rsidRDefault="00C30012" w:rsidP="006C6419">
      <w:pPr>
        <w:spacing w:after="0" w:line="180" w:lineRule="auto"/>
        <w:rPr>
          <w:sz w:val="21"/>
          <w:szCs w:val="22"/>
        </w:rPr>
      </w:pPr>
      <w:r>
        <w:rPr>
          <w:rFonts w:hint="eastAsia"/>
          <w:sz w:val="21"/>
          <w:szCs w:val="22"/>
        </w:rPr>
        <w:t>・親への恩返し。</w:t>
      </w:r>
      <w:commentRangeEnd w:id="61"/>
      <w:r w:rsidR="00645E28">
        <w:rPr>
          <w:rStyle w:val="CommentReference"/>
        </w:rPr>
        <w:commentReference w:id="61"/>
      </w:r>
      <w:commentRangeEnd w:id="62"/>
      <w:r w:rsidR="00056B1E">
        <w:rPr>
          <w:rStyle w:val="CommentReference"/>
        </w:rPr>
        <w:commentReference w:id="62"/>
      </w:r>
      <w:commentRangeEnd w:id="63"/>
      <w:r w:rsidR="00392F50">
        <w:rPr>
          <w:rStyle w:val="CommentReference"/>
        </w:rPr>
        <w:commentReference w:id="63"/>
      </w:r>
    </w:p>
    <w:p w14:paraId="7CC9DC64" w14:textId="31133F8E" w:rsidR="006C6419" w:rsidRDefault="006C6419" w:rsidP="006C6419">
      <w:pPr>
        <w:spacing w:after="0" w:line="180" w:lineRule="auto"/>
        <w:rPr>
          <w:color w:val="0F9ED5" w:themeColor="accent4"/>
          <w:sz w:val="21"/>
          <w:szCs w:val="22"/>
        </w:rPr>
      </w:pPr>
      <w:r>
        <w:rPr>
          <w:rFonts w:hint="eastAsia"/>
          <w:color w:val="0F9ED5" w:themeColor="accent4"/>
          <w:sz w:val="21"/>
          <w:szCs w:val="22"/>
        </w:rPr>
        <w:t>◎</w:t>
      </w:r>
      <w:r w:rsidRPr="006C6419">
        <w:rPr>
          <w:rFonts w:hint="eastAsia"/>
          <w:color w:val="0F9ED5" w:themeColor="accent4"/>
          <w:sz w:val="21"/>
          <w:szCs w:val="22"/>
        </w:rPr>
        <w:t>その取り組みを行う際にチームやあなた個人が定めた目標を教えてください。</w:t>
      </w:r>
      <w:r>
        <w:rPr>
          <w:rFonts w:hint="eastAsia"/>
          <w:color w:val="0F9ED5" w:themeColor="accent4"/>
          <w:sz w:val="21"/>
          <w:szCs w:val="22"/>
        </w:rPr>
        <w:t>（</w:t>
      </w:r>
      <w:r w:rsidRPr="006C6419">
        <w:rPr>
          <w:rFonts w:hint="eastAsia"/>
          <w:color w:val="0F9ED5" w:themeColor="accent4"/>
          <w:sz w:val="21"/>
          <w:szCs w:val="22"/>
        </w:rPr>
        <w:t>200文字以下</w:t>
      </w:r>
      <w:r>
        <w:rPr>
          <w:rFonts w:hint="eastAsia"/>
          <w:color w:val="0F9ED5" w:themeColor="accent4"/>
          <w:sz w:val="21"/>
          <w:szCs w:val="22"/>
        </w:rPr>
        <w:t>）</w:t>
      </w:r>
    </w:p>
    <w:p w14:paraId="14422C91" w14:textId="626064AF" w:rsidR="00C30012" w:rsidRDefault="0001070E" w:rsidP="006C6419">
      <w:pPr>
        <w:spacing w:after="0" w:line="180" w:lineRule="auto"/>
        <w:rPr>
          <w:sz w:val="21"/>
          <w:szCs w:val="22"/>
        </w:rPr>
      </w:pPr>
      <w:commentRangeStart w:id="64"/>
      <w:r>
        <w:rPr>
          <w:rFonts w:hint="eastAsia"/>
          <w:sz w:val="21"/>
          <w:szCs w:val="22"/>
        </w:rPr>
        <w:t>・</w:t>
      </w:r>
      <w:r w:rsidR="00C30012">
        <w:rPr>
          <w:rFonts w:hint="eastAsia"/>
          <w:sz w:val="21"/>
          <w:szCs w:val="22"/>
        </w:rPr>
        <w:t>大学の方針で野球の推薦入学制度がなかったため、実力だけでは他大学に叶わなかった。</w:t>
      </w:r>
    </w:p>
    <w:p w14:paraId="5E5646F8" w14:textId="0405207B" w:rsidR="00C30012" w:rsidRDefault="00C30012" w:rsidP="006C6419">
      <w:pPr>
        <w:spacing w:after="0" w:line="180" w:lineRule="auto"/>
        <w:rPr>
          <w:sz w:val="21"/>
          <w:szCs w:val="22"/>
        </w:rPr>
      </w:pPr>
      <w:r>
        <w:rPr>
          <w:rFonts w:hint="eastAsia"/>
          <w:sz w:val="21"/>
          <w:szCs w:val="22"/>
        </w:rPr>
        <w:t>☞</w:t>
      </w:r>
      <w:r w:rsidR="006C6419" w:rsidRPr="006C6419">
        <w:rPr>
          <w:rFonts w:hint="eastAsia"/>
          <w:sz w:val="21"/>
          <w:szCs w:val="22"/>
        </w:rPr>
        <w:t>野球の実力以外の</w:t>
      </w:r>
      <w:r w:rsidR="00B81E6A">
        <w:rPr>
          <w:rFonts w:hint="eastAsia"/>
          <w:sz w:val="21"/>
          <w:szCs w:val="22"/>
        </w:rPr>
        <w:t>組織力という</w:t>
      </w:r>
      <w:r w:rsidR="006C6419" w:rsidRPr="006C6419">
        <w:rPr>
          <w:rFonts w:hint="eastAsia"/>
          <w:sz w:val="21"/>
          <w:szCs w:val="22"/>
        </w:rPr>
        <w:t>面でも日本一のチーム</w:t>
      </w:r>
      <w:r>
        <w:rPr>
          <w:rFonts w:hint="eastAsia"/>
          <w:sz w:val="21"/>
          <w:szCs w:val="22"/>
        </w:rPr>
        <w:t>を目指した</w:t>
      </w:r>
      <w:r w:rsidR="006C6419" w:rsidRPr="006C6419">
        <w:rPr>
          <w:rFonts w:hint="eastAsia"/>
          <w:sz w:val="21"/>
          <w:szCs w:val="22"/>
        </w:rPr>
        <w:t>。</w:t>
      </w:r>
    </w:p>
    <w:p w14:paraId="526D3FF2" w14:textId="28EB172F" w:rsidR="006C6419" w:rsidRPr="006C6419" w:rsidRDefault="0001070E" w:rsidP="006C6419">
      <w:pPr>
        <w:spacing w:after="0" w:line="180" w:lineRule="auto"/>
        <w:rPr>
          <w:sz w:val="21"/>
          <w:szCs w:val="22"/>
        </w:rPr>
      </w:pPr>
      <w:r>
        <w:rPr>
          <w:rFonts w:hint="eastAsia"/>
          <w:sz w:val="21"/>
          <w:szCs w:val="22"/>
        </w:rPr>
        <w:t>・</w:t>
      </w:r>
      <w:r w:rsidR="006C6419">
        <w:rPr>
          <w:rFonts w:hint="eastAsia"/>
          <w:sz w:val="21"/>
          <w:szCs w:val="22"/>
        </w:rPr>
        <w:t>個人としてはスタメンで出場し、プレーで日本一に貢献</w:t>
      </w:r>
      <w:r w:rsidR="00C30012">
        <w:rPr>
          <w:rFonts w:hint="eastAsia"/>
          <w:sz w:val="21"/>
          <w:szCs w:val="22"/>
        </w:rPr>
        <w:t>すること。</w:t>
      </w:r>
      <w:commentRangeEnd w:id="64"/>
      <w:r w:rsidR="00056B1E">
        <w:rPr>
          <w:rStyle w:val="CommentReference"/>
        </w:rPr>
        <w:commentReference w:id="64"/>
      </w:r>
    </w:p>
    <w:p w14:paraId="268D3E4E" w14:textId="18F13997" w:rsidR="006C6419" w:rsidRDefault="006C6419" w:rsidP="006C6419">
      <w:pPr>
        <w:spacing w:after="0" w:line="180" w:lineRule="auto"/>
        <w:rPr>
          <w:color w:val="0F9ED5" w:themeColor="accent4"/>
          <w:sz w:val="21"/>
          <w:szCs w:val="22"/>
        </w:rPr>
      </w:pPr>
      <w:r>
        <w:rPr>
          <w:rFonts w:hint="eastAsia"/>
          <w:color w:val="0F9ED5" w:themeColor="accent4"/>
          <w:sz w:val="21"/>
          <w:szCs w:val="22"/>
        </w:rPr>
        <w:t>◎</w:t>
      </w:r>
      <w:r w:rsidRPr="006C6419">
        <w:rPr>
          <w:rFonts w:hint="eastAsia"/>
          <w:color w:val="0F9ED5" w:themeColor="accent4"/>
          <w:sz w:val="21"/>
          <w:szCs w:val="22"/>
        </w:rPr>
        <w:t>その取り組みを行う過程でどのような課題があり、解決のためにどんなアクションを行ったかを教えてください。</w:t>
      </w:r>
      <w:r>
        <w:rPr>
          <w:rFonts w:hint="eastAsia"/>
          <w:color w:val="0F9ED5" w:themeColor="accent4"/>
          <w:sz w:val="21"/>
          <w:szCs w:val="22"/>
        </w:rPr>
        <w:t>（</w:t>
      </w:r>
      <w:r w:rsidRPr="006C6419">
        <w:rPr>
          <w:rFonts w:hint="eastAsia"/>
          <w:color w:val="0F9ED5" w:themeColor="accent4"/>
          <w:sz w:val="21"/>
          <w:szCs w:val="22"/>
        </w:rPr>
        <w:t>300文字以下</w:t>
      </w:r>
      <w:r>
        <w:rPr>
          <w:rFonts w:hint="eastAsia"/>
          <w:color w:val="0F9ED5" w:themeColor="accent4"/>
          <w:sz w:val="21"/>
          <w:szCs w:val="22"/>
        </w:rPr>
        <w:t>）</w:t>
      </w:r>
    </w:p>
    <w:p w14:paraId="78F613E4" w14:textId="5E775016" w:rsidR="00B81E6A" w:rsidRDefault="00B81E6A" w:rsidP="006C6419">
      <w:pPr>
        <w:spacing w:after="0" w:line="180" w:lineRule="auto"/>
        <w:rPr>
          <w:sz w:val="21"/>
          <w:szCs w:val="22"/>
        </w:rPr>
      </w:pPr>
      <w:commentRangeStart w:id="65"/>
      <w:r w:rsidRPr="00B81E6A">
        <w:rPr>
          <w:rFonts w:hint="eastAsia"/>
          <w:sz w:val="21"/>
          <w:szCs w:val="22"/>
        </w:rPr>
        <w:t>・</w:t>
      </w:r>
      <w:r>
        <w:rPr>
          <w:rFonts w:hint="eastAsia"/>
          <w:sz w:val="21"/>
          <w:szCs w:val="22"/>
        </w:rPr>
        <w:t>課題</w:t>
      </w:r>
    </w:p>
    <w:p w14:paraId="47E416F0" w14:textId="750E8803" w:rsidR="00B81E6A" w:rsidRDefault="00B81E6A" w:rsidP="006C6419">
      <w:pPr>
        <w:spacing w:after="0" w:line="180" w:lineRule="auto"/>
        <w:rPr>
          <w:sz w:val="21"/>
          <w:szCs w:val="22"/>
        </w:rPr>
      </w:pPr>
      <w:r>
        <w:rPr>
          <w:rFonts w:hint="eastAsia"/>
          <w:sz w:val="21"/>
          <w:szCs w:val="22"/>
        </w:rPr>
        <w:t>200人規模の組織だったため、全員の意識をひとつにすることが難しかった。</w:t>
      </w:r>
    </w:p>
    <w:p w14:paraId="4CE688B4" w14:textId="4DDB95EB" w:rsidR="00B81E6A" w:rsidRDefault="00B81E6A" w:rsidP="006C6419">
      <w:pPr>
        <w:spacing w:after="0" w:line="180" w:lineRule="auto"/>
        <w:rPr>
          <w:sz w:val="21"/>
          <w:szCs w:val="22"/>
        </w:rPr>
      </w:pPr>
      <w:r>
        <w:rPr>
          <w:rFonts w:hint="eastAsia"/>
          <w:sz w:val="21"/>
          <w:szCs w:val="22"/>
        </w:rPr>
        <w:t>当時3年だった</w:t>
      </w:r>
      <w:r w:rsidR="0001070E">
        <w:rPr>
          <w:rFonts w:hint="eastAsia"/>
          <w:sz w:val="21"/>
          <w:szCs w:val="22"/>
        </w:rPr>
        <w:t>ため、</w:t>
      </w:r>
      <w:r>
        <w:rPr>
          <w:rFonts w:hint="eastAsia"/>
          <w:sz w:val="21"/>
          <w:szCs w:val="22"/>
        </w:rPr>
        <w:t>レギュラー陣との実力の差がかなりあった。</w:t>
      </w:r>
    </w:p>
    <w:p w14:paraId="7B98EBE9" w14:textId="5EB7A5F7" w:rsidR="00B81E6A" w:rsidRPr="00B81E6A" w:rsidRDefault="00B81E6A" w:rsidP="006C6419">
      <w:pPr>
        <w:spacing w:after="0" w:line="180" w:lineRule="auto"/>
        <w:rPr>
          <w:sz w:val="21"/>
          <w:szCs w:val="22"/>
        </w:rPr>
      </w:pPr>
      <w:r>
        <w:rPr>
          <w:rFonts w:hint="eastAsia"/>
          <w:sz w:val="21"/>
          <w:szCs w:val="22"/>
        </w:rPr>
        <w:t>・アクション</w:t>
      </w:r>
    </w:p>
    <w:p w14:paraId="51439D42" w14:textId="7EC1A50A" w:rsidR="00B81E6A" w:rsidRDefault="0001070E" w:rsidP="00B81E6A">
      <w:pPr>
        <w:spacing w:after="0" w:line="180" w:lineRule="auto"/>
        <w:rPr>
          <w:sz w:val="21"/>
          <w:szCs w:val="22"/>
        </w:rPr>
      </w:pPr>
      <w:r>
        <w:rPr>
          <w:rFonts w:hint="eastAsia"/>
          <w:sz w:val="21"/>
          <w:szCs w:val="22"/>
        </w:rPr>
        <w:t>全部員参加のキックオフ</w:t>
      </w:r>
      <w:r w:rsidR="00B81E6A">
        <w:rPr>
          <w:rFonts w:hint="eastAsia"/>
          <w:sz w:val="21"/>
          <w:szCs w:val="22"/>
        </w:rPr>
        <w:t>MTGを開き、</w:t>
      </w:r>
      <w:r>
        <w:rPr>
          <w:rFonts w:hint="eastAsia"/>
          <w:sz w:val="21"/>
          <w:szCs w:val="22"/>
        </w:rPr>
        <w:t>徹底する</w:t>
      </w:r>
      <w:r w:rsidR="00B81E6A">
        <w:rPr>
          <w:rFonts w:hint="eastAsia"/>
          <w:sz w:val="21"/>
          <w:szCs w:val="22"/>
        </w:rPr>
        <w:t>ことを3つ決めた。☞環境整備、無遅刻無欠席、地域の方々への挨拶</w:t>
      </w:r>
    </w:p>
    <w:p w14:paraId="6A1285D7" w14:textId="051BFADD" w:rsidR="006C6419" w:rsidRPr="006C6419" w:rsidRDefault="00B81E6A" w:rsidP="006C6419">
      <w:pPr>
        <w:spacing w:after="0" w:line="180" w:lineRule="auto"/>
        <w:rPr>
          <w:sz w:val="21"/>
          <w:szCs w:val="22"/>
        </w:rPr>
      </w:pPr>
      <w:r>
        <w:rPr>
          <w:rFonts w:hint="eastAsia"/>
          <w:sz w:val="21"/>
          <w:szCs w:val="22"/>
        </w:rPr>
        <w:t>差を埋めるために、全体練習時間外での</w:t>
      </w:r>
      <w:r w:rsidR="0001070E">
        <w:rPr>
          <w:rFonts w:hint="eastAsia"/>
          <w:sz w:val="21"/>
          <w:szCs w:val="22"/>
        </w:rPr>
        <w:t>猛</w:t>
      </w:r>
      <w:r>
        <w:rPr>
          <w:rFonts w:hint="eastAsia"/>
          <w:sz w:val="21"/>
          <w:szCs w:val="22"/>
        </w:rPr>
        <w:t>練習を毎日継続した。</w:t>
      </w:r>
      <w:commentRangeEnd w:id="65"/>
      <w:r w:rsidR="00056B1E">
        <w:rPr>
          <w:rStyle w:val="CommentReference"/>
        </w:rPr>
        <w:commentReference w:id="65"/>
      </w:r>
    </w:p>
    <w:p w14:paraId="5E4707C1" w14:textId="7AB9C293" w:rsidR="006C6419" w:rsidRDefault="006C6419" w:rsidP="006C6419">
      <w:pPr>
        <w:spacing w:after="0" w:line="180" w:lineRule="auto"/>
        <w:rPr>
          <w:color w:val="0F9ED5" w:themeColor="accent4"/>
          <w:sz w:val="21"/>
          <w:szCs w:val="22"/>
        </w:rPr>
      </w:pPr>
      <w:r>
        <w:rPr>
          <w:rFonts w:hint="eastAsia"/>
          <w:color w:val="0F9ED5" w:themeColor="accent4"/>
          <w:sz w:val="21"/>
          <w:szCs w:val="22"/>
        </w:rPr>
        <w:t>◎</w:t>
      </w:r>
      <w:r w:rsidRPr="006C6419">
        <w:rPr>
          <w:rFonts w:hint="eastAsia"/>
          <w:color w:val="0F9ED5" w:themeColor="accent4"/>
          <w:sz w:val="21"/>
          <w:szCs w:val="22"/>
        </w:rPr>
        <w:t>その取り組みの結果を教えてください。</w:t>
      </w:r>
      <w:r>
        <w:rPr>
          <w:rFonts w:hint="eastAsia"/>
          <w:color w:val="0F9ED5" w:themeColor="accent4"/>
          <w:sz w:val="21"/>
          <w:szCs w:val="22"/>
        </w:rPr>
        <w:t>（</w:t>
      </w:r>
      <w:r w:rsidRPr="006C6419">
        <w:rPr>
          <w:rFonts w:hint="eastAsia"/>
          <w:color w:val="0F9ED5" w:themeColor="accent4"/>
          <w:sz w:val="21"/>
          <w:szCs w:val="22"/>
        </w:rPr>
        <w:t>100文字以下</w:t>
      </w:r>
      <w:r>
        <w:rPr>
          <w:rFonts w:hint="eastAsia"/>
          <w:color w:val="0F9ED5" w:themeColor="accent4"/>
          <w:sz w:val="21"/>
          <w:szCs w:val="22"/>
        </w:rPr>
        <w:t>）</w:t>
      </w:r>
    </w:p>
    <w:p w14:paraId="3CFAE081" w14:textId="740984AC" w:rsidR="00E372C7" w:rsidRDefault="0001070E" w:rsidP="006C6419">
      <w:pPr>
        <w:spacing w:after="0" w:line="180" w:lineRule="auto"/>
        <w:rPr>
          <w:sz w:val="21"/>
          <w:szCs w:val="22"/>
        </w:rPr>
      </w:pPr>
      <w:commentRangeStart w:id="66"/>
      <w:commentRangeStart w:id="67"/>
      <w:r w:rsidRPr="0001070E">
        <w:rPr>
          <w:rFonts w:hint="eastAsia"/>
          <w:sz w:val="21"/>
          <w:szCs w:val="22"/>
        </w:rPr>
        <w:t>予選ではスタメン出場できなかったものの、全国大会の舞台で全試合スタメン出場</w:t>
      </w:r>
      <w:r>
        <w:rPr>
          <w:rFonts w:hint="eastAsia"/>
          <w:sz w:val="21"/>
          <w:szCs w:val="22"/>
        </w:rPr>
        <w:t>を</w:t>
      </w:r>
      <w:r w:rsidRPr="0001070E">
        <w:rPr>
          <w:rFonts w:hint="eastAsia"/>
          <w:sz w:val="21"/>
          <w:szCs w:val="22"/>
        </w:rPr>
        <w:t>し、</w:t>
      </w:r>
      <w:r w:rsidRPr="0001070E">
        <w:rPr>
          <w:rFonts w:hint="eastAsia"/>
          <w:sz w:val="21"/>
          <w:szCs w:val="22"/>
        </w:rPr>
        <w:lastRenderedPageBreak/>
        <w:t>当時</w:t>
      </w:r>
      <w:r w:rsidR="00C30012" w:rsidRPr="0001070E">
        <w:rPr>
          <w:rFonts w:hint="eastAsia"/>
          <w:sz w:val="21"/>
          <w:szCs w:val="22"/>
        </w:rPr>
        <w:t>最強世代と言われていた青山学院大学を</w:t>
      </w:r>
      <w:r>
        <w:rPr>
          <w:rFonts w:hint="eastAsia"/>
          <w:sz w:val="21"/>
          <w:szCs w:val="22"/>
        </w:rPr>
        <w:t>１－０で</w:t>
      </w:r>
      <w:r w:rsidR="00C30012" w:rsidRPr="0001070E">
        <w:rPr>
          <w:rFonts w:hint="eastAsia"/>
          <w:sz w:val="21"/>
          <w:szCs w:val="22"/>
        </w:rPr>
        <w:t>倒し、日本一</w:t>
      </w:r>
      <w:r>
        <w:rPr>
          <w:rFonts w:hint="eastAsia"/>
          <w:sz w:val="21"/>
          <w:szCs w:val="22"/>
        </w:rPr>
        <w:t>という目標を達成した。</w:t>
      </w:r>
      <w:commentRangeEnd w:id="66"/>
      <w:r w:rsidR="008D27D5">
        <w:rPr>
          <w:rStyle w:val="CommentReference"/>
        </w:rPr>
        <w:commentReference w:id="66"/>
      </w:r>
      <w:commentRangeEnd w:id="67"/>
      <w:r w:rsidR="008D27D5">
        <w:rPr>
          <w:rStyle w:val="CommentReference"/>
        </w:rPr>
        <w:commentReference w:id="67"/>
      </w:r>
    </w:p>
    <w:p w14:paraId="55771BBD" w14:textId="6C81929F" w:rsidR="00E372C7" w:rsidRPr="00E372C7" w:rsidRDefault="00E372C7" w:rsidP="006C6419">
      <w:pPr>
        <w:spacing w:after="0" w:line="180" w:lineRule="auto"/>
        <w:rPr>
          <w:rFonts w:hint="eastAsia"/>
          <w:color w:val="FF0000"/>
          <w:sz w:val="21"/>
          <w:szCs w:val="22"/>
          <w:rPrChange w:id="68" w:author="Komori, Takahito" w:date="2024-10-09T15:05:00Z" w16du:dateUtc="2024-10-09T22:05:00Z">
            <w:rPr>
              <w:rFonts w:hint="eastAsia"/>
              <w:sz w:val="21"/>
              <w:szCs w:val="22"/>
            </w:rPr>
          </w:rPrChange>
        </w:rPr>
      </w:pPr>
    </w:p>
    <w:sectPr w:rsidR="00E372C7" w:rsidRPr="00E372C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8" w:author="Komori, Takahito" w:date="2024-10-09T16:12:00Z" w:initials="TK">
    <w:p w14:paraId="1B702627" w14:textId="77777777" w:rsidR="009C06B2" w:rsidRDefault="009C06B2" w:rsidP="009C06B2">
      <w:pPr>
        <w:pStyle w:val="CommentText"/>
      </w:pPr>
      <w:r>
        <w:rPr>
          <w:rStyle w:val="CommentReference"/>
        </w:rPr>
        <w:annotationRef/>
      </w:r>
      <w:r>
        <w:rPr>
          <w:rFonts w:hint="eastAsia"/>
        </w:rPr>
        <w:t>自分の役割が何であったかを追加しよう。この後に続くストーリーを少しでも想像できるような題にしよう。読みたいと思わせることが大事。多くの就活生が今書いてくれたような書き方をするので、違いを出そう。例）</w:t>
      </w:r>
      <w:r>
        <w:t>XXXとしてXXXを実行し大学日本一となった。</w:t>
      </w:r>
    </w:p>
  </w:comment>
  <w:comment w:id="59" w:author="Komori, Takahito" w:date="2024-10-09T16:14:00Z" w:initials="TK">
    <w:p w14:paraId="5299F76E" w14:textId="77777777" w:rsidR="009C06B2" w:rsidRDefault="009C06B2" w:rsidP="009C06B2">
      <w:pPr>
        <w:pStyle w:val="CommentText"/>
      </w:pPr>
      <w:r>
        <w:rPr>
          <w:rStyle w:val="CommentReference"/>
        </w:rPr>
        <w:annotationRef/>
      </w:r>
      <w:r>
        <w:t>30字を有効に使おう。やりすぎる必要はないけど、読み手の助けになるような30字にしたいところ。</w:t>
      </w:r>
    </w:p>
  </w:comment>
  <w:comment w:id="60" w:author="Komori, Takahito" w:date="2024-10-09T16:24:00Z" w:initials="TK">
    <w:p w14:paraId="5ECD741E" w14:textId="77777777" w:rsidR="00645E28" w:rsidRDefault="00645E28" w:rsidP="00645E28">
      <w:pPr>
        <w:pStyle w:val="CommentText"/>
      </w:pPr>
      <w:r>
        <w:rPr>
          <w:rStyle w:val="CommentReference"/>
        </w:rPr>
        <w:annotationRef/>
      </w:r>
      <w:r>
        <w:rPr>
          <w:rFonts w:hint="eastAsia"/>
        </w:rPr>
        <w:t>細かいところだけど、仕事でメールを書くときにここは繋がると思って書くといいと思う。最低限伝えなきゃいけない情報を書きつつ、読んでもらえるように書くことを意識。重要そうであるメールの件名でないと上司に読んでもらえないことは多々ある。</w:t>
      </w:r>
    </w:p>
  </w:comment>
  <w:comment w:id="61" w:author="Komori, Takahito" w:date="2024-10-09T16:32:00Z" w:initials="TK">
    <w:p w14:paraId="69BDD5F2" w14:textId="77777777" w:rsidR="00645E28" w:rsidRDefault="00645E28" w:rsidP="00645E28">
      <w:pPr>
        <w:pStyle w:val="CommentText"/>
      </w:pPr>
      <w:r>
        <w:rPr>
          <w:rStyle w:val="CommentReference"/>
        </w:rPr>
        <w:annotationRef/>
      </w:r>
      <w:r>
        <w:rPr>
          <w:rFonts w:hint="eastAsia"/>
        </w:rPr>
        <w:t>正直な気持ちを書いているのでいいとは思うものの、</w:t>
      </w:r>
      <w:r>
        <w:t>ESには書かず面接で付け足す程度に話すぐらいが自分のおすすめ。なぜなら、仕事の場面では、このような話し方はしないから。例としては、チームの状況をみて、XXXに課題 Or 自分が活躍できそうなポイントがあり、それをすることで生活すべてをともにしてきた仲間と優勝を味わいたいと思ったから。等</w:t>
      </w:r>
    </w:p>
  </w:comment>
  <w:comment w:id="62" w:author="Komori, Takahito" w:date="2024-10-09T16:34:00Z" w:initials="TK">
    <w:p w14:paraId="2C8DBAA8" w14:textId="77777777" w:rsidR="00056B1E" w:rsidRDefault="00056B1E" w:rsidP="00056B1E">
      <w:pPr>
        <w:pStyle w:val="CommentText"/>
      </w:pPr>
      <w:r>
        <w:rPr>
          <w:rStyle w:val="CommentReference"/>
        </w:rPr>
        <w:annotationRef/>
      </w:r>
      <w:r>
        <w:rPr>
          <w:rFonts w:hint="eastAsia"/>
        </w:rPr>
        <w:t>チームの状況や課題、活躍できそうなポイントを誰にでも理解しやすいように書くことがポイント。読み手もそのように取り組んだ方がいいなと同意してくれるような文章を書けるとベスト。</w:t>
      </w:r>
    </w:p>
  </w:comment>
  <w:comment w:id="63" w:author="Komori, Takahito" w:date="2024-10-11T16:37:00Z" w:initials="TK">
    <w:p w14:paraId="09022E6D" w14:textId="77777777" w:rsidR="00392F50" w:rsidRDefault="00392F50" w:rsidP="00392F50">
      <w:pPr>
        <w:pStyle w:val="CommentText"/>
      </w:pPr>
      <w:r>
        <w:rPr>
          <w:rStyle w:val="CommentReference"/>
        </w:rPr>
        <w:annotationRef/>
      </w:r>
      <w:r>
        <w:rPr>
          <w:rFonts w:hint="eastAsia"/>
        </w:rPr>
        <w:t>仕事で話すことのほとんどは、売上を上げる為、利益を増やす為に何が課題でそれを解決するのに何・誰が必要で、どのくらい時間がかかって、どれくらいの売り上げ・利益が出たのか、その結果が会社やチームにとってどれくらい影響があるもので、今後の活動にどんな影響があるのか。これらしかほぼ話していないので、このフレームワークを野球部での活動に当てはめて応用できるといいかも！</w:t>
      </w:r>
    </w:p>
  </w:comment>
  <w:comment w:id="64" w:author="Komori, Takahito" w:date="2024-10-09T16:36:00Z" w:initials="TK">
    <w:p w14:paraId="0C919727" w14:textId="47A81BD1" w:rsidR="00056B1E" w:rsidRDefault="00056B1E" w:rsidP="00056B1E">
      <w:pPr>
        <w:pStyle w:val="CommentText"/>
      </w:pPr>
      <w:r>
        <w:rPr>
          <w:rStyle w:val="CommentReference"/>
        </w:rPr>
        <w:annotationRef/>
      </w:r>
      <w:r>
        <w:rPr>
          <w:rFonts w:hint="eastAsia"/>
        </w:rPr>
        <w:t>今まで書いたコメントを参考にして書いてもらいたいが、ポイントとしては、</w:t>
      </w:r>
    </w:p>
    <w:p w14:paraId="1EDB0592" w14:textId="77777777" w:rsidR="00056B1E" w:rsidRDefault="00056B1E" w:rsidP="00056B1E">
      <w:pPr>
        <w:pStyle w:val="CommentText"/>
      </w:pPr>
      <w:r>
        <w:rPr>
          <w:rFonts w:hint="eastAsia"/>
        </w:rPr>
        <w:t>自分が具体的にどこに意識をもつべきか、自分から見たチームはどうか、チームはどんなところに課題があり、それをどう克服するか、またそれにすぐるくん自身がどう関わったか等。</w:t>
      </w:r>
    </w:p>
  </w:comment>
  <w:comment w:id="65" w:author="Komori, Takahito" w:date="2024-10-09T16:43:00Z" w:initials="TK">
    <w:p w14:paraId="57882105" w14:textId="77777777" w:rsidR="00392F50" w:rsidRDefault="00056B1E" w:rsidP="00392F50">
      <w:pPr>
        <w:pStyle w:val="CommentText"/>
      </w:pPr>
      <w:r>
        <w:rPr>
          <w:rStyle w:val="CommentReference"/>
        </w:rPr>
        <w:annotationRef/>
      </w:r>
      <w:r w:rsidR="00392F50">
        <w:rPr>
          <w:rFonts w:hint="eastAsia"/>
        </w:rPr>
        <w:t>自分が思った課題とアクションを取った後に発生した課題との</w:t>
      </w:r>
      <w:r w:rsidR="00392F50">
        <w:t>Gap等を整理しながら、自分がどうチームおよび個人の課題に取り組んだのか、今、書いてくれているものが本当にその目的に対して大きな影響を与えたのか、なんで環境整備や無遅刻無欠席が日本一に関係あるのか、全体練習時間外の猛練習とは具体的にどんなことにどんな理由から取り組んだのか等を意識して文章を見つめなおそう。</w:t>
      </w:r>
    </w:p>
  </w:comment>
  <w:comment w:id="66" w:author="Komori, Takahito" w:date="2024-10-09T16:44:00Z" w:initials="TK">
    <w:p w14:paraId="53F54586" w14:textId="6F3D89CC" w:rsidR="008D27D5" w:rsidRDefault="008D27D5" w:rsidP="008D27D5">
      <w:pPr>
        <w:pStyle w:val="CommentText"/>
      </w:pPr>
      <w:r>
        <w:rPr>
          <w:rStyle w:val="CommentReference"/>
        </w:rPr>
        <w:annotationRef/>
      </w:r>
      <w:r>
        <w:rPr>
          <w:rFonts w:hint="eastAsia"/>
        </w:rPr>
        <w:t>全体としての結果はわかったものの、取り組んだことの結果を書こう。</w:t>
      </w:r>
      <w:r>
        <w:t>XXXというアクションを取ったからXXXという結果が生まれ最終的に優勝した等。</w:t>
      </w:r>
    </w:p>
  </w:comment>
  <w:comment w:id="67" w:author="Komori, Takahito" w:date="2024-10-09T16:48:00Z" w:initials="TK">
    <w:p w14:paraId="2A4F2855" w14:textId="77777777" w:rsidR="00392F50" w:rsidRDefault="008D27D5" w:rsidP="00392F50">
      <w:pPr>
        <w:pStyle w:val="CommentText"/>
      </w:pPr>
      <w:r>
        <w:rPr>
          <w:rStyle w:val="CommentReference"/>
        </w:rPr>
        <w:annotationRef/>
      </w:r>
      <w:r w:rsidR="00392F50">
        <w:rPr>
          <w:rFonts w:hint="eastAsia"/>
        </w:rPr>
        <w:t>この</w:t>
      </w:r>
      <w:r w:rsidR="00392F50">
        <w:t>ESでの最終的な目的は以下をアピールすることであるということを忘れずに。XXXなことにXXXというような課題や活路を見出し、XXXくらいの強烈な努力をして、個人だけでなくチームでも連携し、勝利をつかみ取ることができた。このXXXという経験は会社のXXXという場面においてもXXXという点で共通しているから、御社でも自分が活躍できることを証明すると考えてい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B702627" w15:done="0"/>
  <w15:commentEx w15:paraId="5299F76E" w15:paraIdParent="1B702627" w15:done="0"/>
  <w15:commentEx w15:paraId="5ECD741E" w15:paraIdParent="1B702627" w15:done="0"/>
  <w15:commentEx w15:paraId="69BDD5F2" w15:done="0"/>
  <w15:commentEx w15:paraId="2C8DBAA8" w15:paraIdParent="69BDD5F2" w15:done="0"/>
  <w15:commentEx w15:paraId="09022E6D" w15:paraIdParent="69BDD5F2" w15:done="0"/>
  <w15:commentEx w15:paraId="1EDB0592" w15:done="0"/>
  <w15:commentEx w15:paraId="57882105" w15:done="0"/>
  <w15:commentEx w15:paraId="53F54586" w15:done="0"/>
  <w15:commentEx w15:paraId="2A4F2855" w15:paraIdParent="53F545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2CDAF2" w16cex:dateUtc="2024-10-09T23:12:00Z"/>
  <w16cex:commentExtensible w16cex:durableId="757FFD14" w16cex:dateUtc="2024-10-09T23:14:00Z"/>
  <w16cex:commentExtensible w16cex:durableId="22DC2017" w16cex:dateUtc="2024-10-09T23:24:00Z"/>
  <w16cex:commentExtensible w16cex:durableId="1AC5FC87" w16cex:dateUtc="2024-10-09T23:32:00Z"/>
  <w16cex:commentExtensible w16cex:durableId="6DCC732C" w16cex:dateUtc="2024-10-09T23:34:00Z"/>
  <w16cex:commentExtensible w16cex:durableId="56002864" w16cex:dateUtc="2024-10-11T23:37:00Z"/>
  <w16cex:commentExtensible w16cex:durableId="40CAED24" w16cex:dateUtc="2024-10-09T23:36:00Z"/>
  <w16cex:commentExtensible w16cex:durableId="7313312A" w16cex:dateUtc="2024-10-09T23:43:00Z"/>
  <w16cex:commentExtensible w16cex:durableId="096C5107" w16cex:dateUtc="2024-10-09T23:44:00Z"/>
  <w16cex:commentExtensible w16cex:durableId="569F0AA9" w16cex:dateUtc="2024-10-09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B702627" w16cid:durableId="502CDAF2"/>
  <w16cid:commentId w16cid:paraId="5299F76E" w16cid:durableId="757FFD14"/>
  <w16cid:commentId w16cid:paraId="5ECD741E" w16cid:durableId="22DC2017"/>
  <w16cid:commentId w16cid:paraId="69BDD5F2" w16cid:durableId="1AC5FC87"/>
  <w16cid:commentId w16cid:paraId="2C8DBAA8" w16cid:durableId="6DCC732C"/>
  <w16cid:commentId w16cid:paraId="09022E6D" w16cid:durableId="56002864"/>
  <w16cid:commentId w16cid:paraId="1EDB0592" w16cid:durableId="40CAED24"/>
  <w16cid:commentId w16cid:paraId="57882105" w16cid:durableId="7313312A"/>
  <w16cid:commentId w16cid:paraId="53F54586" w16cid:durableId="096C5107"/>
  <w16cid:commentId w16cid:paraId="2A4F2855" w16cid:durableId="569F0A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25526B"/>
    <w:multiLevelType w:val="singleLevel"/>
    <w:tmpl w:val="44586DBA"/>
    <w:lvl w:ilvl="0">
      <w:start w:val="1"/>
      <w:numFmt w:val="bullet"/>
      <w:lvlText w:val="•"/>
      <w:lvlJc w:val="left"/>
      <w:pPr>
        <w:tabs>
          <w:tab w:val="num" w:pos="340"/>
        </w:tabs>
        <w:ind w:left="340" w:hanging="340"/>
      </w:pPr>
      <w:rPr>
        <w:rFonts w:ascii="Arial" w:hAnsi="Arial" w:cs="Arial" w:hint="default"/>
        <w:color w:val="FF0000"/>
        <w:sz w:val="24"/>
      </w:rPr>
    </w:lvl>
  </w:abstractNum>
  <w:num w:numId="1" w16cid:durableId="4377228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omori, Takahito">
    <w15:presenceInfo w15:providerId="AD" w15:userId="S::takahitokomori@kpmg.com::97efd8e4-991f-4e1a-ad45-b63298e1a6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trackRevision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19"/>
    <w:rsid w:val="0001070E"/>
    <w:rsid w:val="00056B1E"/>
    <w:rsid w:val="00097DA4"/>
    <w:rsid w:val="00392F50"/>
    <w:rsid w:val="00393375"/>
    <w:rsid w:val="00523A98"/>
    <w:rsid w:val="00645E28"/>
    <w:rsid w:val="006C6419"/>
    <w:rsid w:val="0088752D"/>
    <w:rsid w:val="008D27D5"/>
    <w:rsid w:val="009C06B2"/>
    <w:rsid w:val="00A11745"/>
    <w:rsid w:val="00A571A6"/>
    <w:rsid w:val="00B81E6A"/>
    <w:rsid w:val="00C30012"/>
    <w:rsid w:val="00E372C7"/>
    <w:rsid w:val="00E93C8A"/>
    <w:rsid w:val="00FC0F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41E008"/>
  <w15:chartTrackingRefBased/>
  <w15:docId w15:val="{F4D02F27-4E01-4F53-8675-F6F1871C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C641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6C641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6C6419"/>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6C6419"/>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6C64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6C64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6C64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6C64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6C64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19"/>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6C6419"/>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6C6419"/>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6C6419"/>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6C6419"/>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6C6419"/>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6C6419"/>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6C6419"/>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6C6419"/>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6C64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1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C6419"/>
    <w:pPr>
      <w:spacing w:before="160"/>
      <w:jc w:val="center"/>
    </w:pPr>
    <w:rPr>
      <w:i/>
      <w:iCs/>
      <w:color w:val="404040" w:themeColor="text1" w:themeTint="BF"/>
    </w:rPr>
  </w:style>
  <w:style w:type="character" w:customStyle="1" w:styleId="QuoteChar">
    <w:name w:val="Quote Char"/>
    <w:basedOn w:val="DefaultParagraphFont"/>
    <w:link w:val="Quote"/>
    <w:uiPriority w:val="29"/>
    <w:rsid w:val="006C6419"/>
    <w:rPr>
      <w:i/>
      <w:iCs/>
      <w:color w:val="404040" w:themeColor="text1" w:themeTint="BF"/>
    </w:rPr>
  </w:style>
  <w:style w:type="paragraph" w:styleId="ListParagraph">
    <w:name w:val="List Paragraph"/>
    <w:basedOn w:val="Normal"/>
    <w:uiPriority w:val="34"/>
    <w:qFormat/>
    <w:rsid w:val="006C6419"/>
    <w:pPr>
      <w:ind w:left="720"/>
      <w:contextualSpacing/>
    </w:pPr>
  </w:style>
  <w:style w:type="character" w:styleId="IntenseEmphasis">
    <w:name w:val="Intense Emphasis"/>
    <w:basedOn w:val="DefaultParagraphFont"/>
    <w:uiPriority w:val="21"/>
    <w:qFormat/>
    <w:rsid w:val="006C6419"/>
    <w:rPr>
      <w:i/>
      <w:iCs/>
      <w:color w:val="0F4761" w:themeColor="accent1" w:themeShade="BF"/>
    </w:rPr>
  </w:style>
  <w:style w:type="paragraph" w:styleId="IntenseQuote">
    <w:name w:val="Intense Quote"/>
    <w:basedOn w:val="Normal"/>
    <w:next w:val="Normal"/>
    <w:link w:val="IntenseQuoteChar"/>
    <w:uiPriority w:val="30"/>
    <w:qFormat/>
    <w:rsid w:val="006C6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419"/>
    <w:rPr>
      <w:i/>
      <w:iCs/>
      <w:color w:val="0F4761" w:themeColor="accent1" w:themeShade="BF"/>
    </w:rPr>
  </w:style>
  <w:style w:type="character" w:styleId="IntenseReference">
    <w:name w:val="Intense Reference"/>
    <w:basedOn w:val="DefaultParagraphFont"/>
    <w:uiPriority w:val="32"/>
    <w:qFormat/>
    <w:rsid w:val="006C6419"/>
    <w:rPr>
      <w:b/>
      <w:bCs/>
      <w:smallCaps/>
      <w:color w:val="0F4761" w:themeColor="accent1" w:themeShade="BF"/>
      <w:spacing w:val="5"/>
    </w:rPr>
  </w:style>
  <w:style w:type="paragraph" w:styleId="Revision">
    <w:name w:val="Revision"/>
    <w:hidden/>
    <w:uiPriority w:val="99"/>
    <w:semiHidden/>
    <w:rsid w:val="00E372C7"/>
    <w:pPr>
      <w:spacing w:after="0" w:line="240" w:lineRule="auto"/>
    </w:pPr>
  </w:style>
  <w:style w:type="character" w:styleId="CommentReference">
    <w:name w:val="annotation reference"/>
    <w:basedOn w:val="DefaultParagraphFont"/>
    <w:uiPriority w:val="99"/>
    <w:semiHidden/>
    <w:unhideWhenUsed/>
    <w:rsid w:val="009C06B2"/>
    <w:rPr>
      <w:sz w:val="16"/>
      <w:szCs w:val="16"/>
    </w:rPr>
  </w:style>
  <w:style w:type="paragraph" w:styleId="CommentText">
    <w:name w:val="annotation text"/>
    <w:basedOn w:val="Normal"/>
    <w:link w:val="CommentTextChar"/>
    <w:uiPriority w:val="99"/>
    <w:unhideWhenUsed/>
    <w:rsid w:val="009C06B2"/>
    <w:pPr>
      <w:spacing w:line="240" w:lineRule="auto"/>
    </w:pPr>
    <w:rPr>
      <w:sz w:val="20"/>
      <w:szCs w:val="20"/>
    </w:rPr>
  </w:style>
  <w:style w:type="character" w:customStyle="1" w:styleId="CommentTextChar">
    <w:name w:val="Comment Text Char"/>
    <w:basedOn w:val="DefaultParagraphFont"/>
    <w:link w:val="CommentText"/>
    <w:uiPriority w:val="99"/>
    <w:rsid w:val="009C06B2"/>
    <w:rPr>
      <w:sz w:val="20"/>
      <w:szCs w:val="20"/>
    </w:rPr>
  </w:style>
  <w:style w:type="paragraph" w:styleId="CommentSubject">
    <w:name w:val="annotation subject"/>
    <w:basedOn w:val="CommentText"/>
    <w:next w:val="CommentText"/>
    <w:link w:val="CommentSubjectChar"/>
    <w:uiPriority w:val="99"/>
    <w:semiHidden/>
    <w:unhideWhenUsed/>
    <w:rsid w:val="009C06B2"/>
    <w:rPr>
      <w:b/>
      <w:bCs/>
    </w:rPr>
  </w:style>
  <w:style w:type="character" w:customStyle="1" w:styleId="CommentSubjectChar">
    <w:name w:val="Comment Subject Char"/>
    <w:basedOn w:val="CommentTextChar"/>
    <w:link w:val="CommentSubject"/>
    <w:uiPriority w:val="99"/>
    <w:semiHidden/>
    <w:rsid w:val="009C06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2846</TotalTime>
  <Pages>2</Pages>
  <Words>147</Words>
  <Characters>841</Characters>
  <Application>Microsoft Office Word</Application>
  <DocSecurity>0</DocSecurity>
  <Lines>7</Lines>
  <Paragraphs>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(3N14) 佐藤 駿</dc:creator>
  <cp:keywords/>
  <dc:description/>
  <cp:lastModifiedBy>Komori, Takahito</cp:lastModifiedBy>
  <cp:revision>3</cp:revision>
  <dcterms:created xsi:type="dcterms:W3CDTF">2024-10-09T23:50:00Z</dcterms:created>
  <dcterms:modified xsi:type="dcterms:W3CDTF">2024-10-11T23:38:00Z</dcterms:modified>
</cp:coreProperties>
</file>